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4="http://schemas.microsoft.com/office/word/2010/wordml">
  <w:body>
    <w:p w14:paraId="00000001">
      <w:pPr>
        <w:pStyle w:val="Heading1"/>
      </w:pPr>
      <w:r>
        <w:t xml:space="preserve">Page map</w:t>
      </w:r>
    </w:p>
    <w:p w14:paraId="00000002">
      <w:r>
        <w:t xml:space="preserve">alpha0 alpha1 alpha2 alpha3 alpha4 alpha5 alpha6 alpha7 alpha8 alpha9 alpha10 alpha11 alpha12 alpha13 alpha14 alpha15 alpha16 alpha17 alpha18 alpha19 alpha20 alpha21 alpha22 alpha23 alpha24 alpha25 alpha26 alpha27 alpha28 alpha29 alpha30 alpha31 alpha32 alpha33 alpha34 alpha35 alpha36 alpha37 alpha38 alpha39 alpha40 alpha41 alpha42 alpha43 alpha44 alpha45 alpha46 alpha47 alpha48 alpha49 alpha50 alpha51 alpha52 alpha53 alpha54 alpha55 alpha56 alpha57 alpha58 alpha59 beta0 beta1 beta2 beta3 beta4 beta5 beta6 beta7 beta8 beta9 beta10 beta11 beta12 beta13 beta14 beta15 beta16 beta17 beta18 beta19 beta20 beta21 beta22 beta23 beta24 beta25 beta26 beta27 beta28 beta29 beta30 beta31 beta32 beta33 beta34 beta35 beta36 beta37 beta38 beta39	gamma0 gamma1 gamma2 gamma3 gamma4 gamma5 gamma6 gamma7 gamma8 gamma9 ￼ delta0 delta1 delta2 delta3 delta4 delta5 delta6 delta7 delta8 delta9 delta10 delta11 delta12 delta13 delta14 delta15 delta16 delta17 delta18 😀😀😀😀😀😀😀😀😀😀😀😀😀😀😀😀😀😀😀😀😀😀😀😀😀😀😀😀😀😀😀😀😀😀😀😀😀😀😀😀 delta19 delta20 delta21 delta22 delta23 delta24 delta25 delta26 delta27 delta28 delta29 delta30 delta31 delta32 delta33 delta34 delta35 delta36 delta37 delta38 delta39 delta40 delta41 delta42 delta43 delta44 delta45 delta46 delta47 delta48 delta49 delta50 delta51 delta52 delta53 delta54 delta55 delta56 delta57 delta58 delta59</w:t>
      </w:r>
    </w:p>
    <w:p w14:paraId="00000003">
      <w:r>
        <w:t xml:space="preserve">Page field </w:t>
      </w:r>
      <w:fldSimple w:instr=" PAGE ">
        <w:r>
          <w:t>1</w:t>
        </w:r>
      </w:fldSimple>
      <w:r>
        <w:t xml:space="preserve"> then a break</w:t>
      </w:r>
      <w:r>
        <w:br/>
      </w:r>
      <w:r>
        <w:t xml:space="preserve">after the break and a note</w:t>
      </w:r>
      <w:r>
        <w:rPr>
          <w:vertAlign w:val="superscript"/>
        </w:rPr>
        <w:footnoteReference w:id="1"/>
      </w:r>
      <w:r>
        <w:t xml:space="preserve"> and a control </w:t>
      </w:r>
      <w:sdt>
        <w:sdtPr>
          <w:tag w:val="name"/>
          <w:id w:val="7"/>
          <w:text/>
        </w:sdtPr>
        <w:sdtContent>
          <w:r>
            <w:t xml:space="preserve">Ada Lovelace</w:t>
          </w:r>
        </w:sdtContent>
      </w:sdt>
      <w:r>
        <w:t xml:space="preserve"> done.</w:t>
      </w:r>
    </w:p>
    <w:tbl>
      <w:tblPr>
        <w:tblW w:w="4800" w:type="dxa"/>
        <w:tblLayout w:type="fixed"/>
      </w:tblPr>
      <w:tblGrid>
        <w:gridCol w:w="2400"/>
        <w:gridCol w:w="2400"/>
      </w:tblGrid>
      <w:tr>
        <w:trPr>
          <w:tblHeader/>
        </w:trPr>
        <w:tc>
          <w:tcPr>
            <w:tcW w:w="2400" w:type="dxa"/>
          </w:tcPr>
          <w:p w14:paraId="30000A01">
            <w:r>
              <w:t xml:space="preserve">Header left</w:t>
            </w:r>
          </w:p>
        </w:tc>
        <w:tc>
          <w:tcPr>
            <w:tcW w:w="2400" w:type="dxa"/>
          </w:tcPr>
          <w:p w14:paraId="30000A02">
            <w:r>
              <w:t xml:space="preserve">Header right</w:t>
            </w:r>
          </w:p>
        </w:tc>
      </w:tr>
      <w:tr>
        <w:tc>
          <w:tcPr>
            <w:tcW w:w="2400" w:type="dxa"/>
            <w:vMerge w:val="restart"/>
          </w:tcPr>
          <w:p w14:paraId="30000A03">
            <w:r>
              <w:t xml:space="preserve">Merged</w:t>
            </w:r>
          </w:p>
        </w:tc>
        <w:tc>
          <w:tcPr>
            <w:tcW w:w="2400" w:type="dxa"/>
          </w:tcPr>
          <w:p w14:paraId="30000A04">
            <w:r>
              <w:t xml:space="preserve">Beside merge</w:t>
            </w:r>
          </w:p>
        </w:tc>
      </w:tr>
      <w:tr>
        <w:tc>
          <w:tcPr>
            <w:tcW w:w="2400" w:type="dxa"/>
            <w:vMerge/>
          </w:tcPr>
          <w:p w14:paraId="30000A05">
            <w:r>
              <w:t xml:space="preserve"/>
            </w:r>
          </w:p>
        </w:tc>
        <w:tc>
          <w:tcPr>
            <w:tcW w:w="2400" w:type="dxa"/>
          </w:tcPr>
          <w:p w14:paraId="30000A06">
            <w:r>
              <w:t xml:space="preserve">Below beside</w:t>
            </w:r>
          </w:p>
        </w:tc>
      </w:tr>
      <w:tr>
        <w:tc>
          <w:tcPr>
            <w:tcW w:w="2400" w:type="dxa"/>
          </w:tcPr>
          <w:p w14:paraId="31000000">
            <w:r>
              <w:t xml:space="preserve">Row 0 left</w:t>
            </w:r>
          </w:p>
        </w:tc>
        <w:tc>
          <w:tcPr>
            <w:tcW w:w="2400" w:type="dxa"/>
          </w:tcPr>
          <w:p w14:paraId="32000000">
            <w:r>
              <w:t xml:space="preserve">Row 0 right</w:t>
            </w:r>
          </w:p>
        </w:tc>
      </w:tr>
      <w:tr>
        <w:tc>
          <w:tcPr>
            <w:tcW w:w="2400" w:type="dxa"/>
          </w:tcPr>
          <w:p w14:paraId="31000001">
            <w:r>
              <w:t xml:space="preserve">Row 1 left</w:t>
            </w:r>
          </w:p>
        </w:tc>
        <w:tc>
          <w:tcPr>
            <w:tcW w:w="2400" w:type="dxa"/>
          </w:tcPr>
          <w:p w14:paraId="32000001">
            <w:r>
              <w:t xml:space="preserve">Row 1 right</w:t>
            </w:r>
          </w:p>
        </w:tc>
      </w:tr>
      <w:tr>
        <w:tc>
          <w:tcPr>
            <w:tcW w:w="2400" w:type="dxa"/>
          </w:tcPr>
          <w:p w14:paraId="31000002">
            <w:r>
              <w:t xml:space="preserve">Row 2 left</w:t>
            </w:r>
          </w:p>
        </w:tc>
        <w:tc>
          <w:tcPr>
            <w:tcW w:w="2400" w:type="dxa"/>
          </w:tcPr>
          <w:p w14:paraId="32000002">
            <w:r>
              <w:t xml:space="preserve">Row 2 right</w:t>
            </w:r>
          </w:p>
        </w:tc>
      </w:tr>
      <w:tr>
        <w:tc>
          <w:tcPr>
            <w:tcW w:w="2400" w:type="dxa"/>
          </w:tcPr>
          <w:p w14:paraId="31000003">
            <w:r>
              <w:t xml:space="preserve">Row 3 left</w:t>
            </w:r>
          </w:p>
        </w:tc>
        <w:tc>
          <w:tcPr>
            <w:tcW w:w="2400" w:type="dxa"/>
          </w:tcPr>
          <w:p w14:paraId="32000003">
            <w:r>
              <w:t xml:space="preserve">Row 3 right</w:t>
            </w:r>
          </w:p>
        </w:tc>
      </w:tr>
      <w:tr>
        <w:tc>
          <w:tcPr>
            <w:tcW w:w="2400" w:type="dxa"/>
          </w:tcPr>
          <w:p w14:paraId="31000004">
            <w:r>
              <w:t xml:space="preserve">Row 4 left</w:t>
            </w:r>
          </w:p>
        </w:tc>
        <w:tc>
          <w:tcPr>
            <w:tcW w:w="2400" w:type="dxa"/>
          </w:tcPr>
          <w:p w14:paraId="32000004">
            <w:r>
              <w:t xml:space="preserve">Row 4 right</w:t>
            </w:r>
          </w:p>
        </w:tc>
      </w:tr>
      <w:tr>
        <w:tc>
          <w:tcPr>
            <w:tcW w:w="2400" w:type="dxa"/>
          </w:tcPr>
          <w:p w14:paraId="31000005">
            <w:r>
              <w:t xml:space="preserve">Row 5 left</w:t>
            </w:r>
          </w:p>
        </w:tc>
        <w:tc>
          <w:tcPr>
            <w:tcW w:w="2400" w:type="dxa"/>
          </w:tcPr>
          <w:p w14:paraId="32000005">
            <w:r>
              <w:t xml:space="preserve">Row 5 right</w:t>
            </w:r>
          </w:p>
        </w:tc>
      </w:tr>
      <w:tr>
        <w:tc>
          <w:tcPr>
            <w:tcW w:w="2400" w:type="dxa"/>
          </w:tcPr>
          <w:p w14:paraId="30000100">
            <w:r>
              <w:t xml:space="preserve">Early reference</w:t>
            </w:r>
            <w:r>
              <w:rPr>
                <w:vertAlign w:val="superscript"/>
              </w:rPr>
              <w:footnoteReference w:id="2"/>
            </w:r>
          </w:p>
          <w:p w14:paraId="30000000">
            <w:r>
              <w:t xml:space="preserve">Tall cell line 0</w:t>
            </w:r>
          </w:p>
          <w:p w14:paraId="30000001">
            <w:r>
              <w:t xml:space="preserve">Tall cell line 1</w:t>
            </w:r>
          </w:p>
          <w:p w14:paraId="30000002">
            <w:r>
              <w:t xml:space="preserve">Tall cell line 2</w:t>
            </w:r>
          </w:p>
          <w:p w14:paraId="30000003">
            <w:r>
              <w:t xml:space="preserve">Tall cell line 3</w:t>
            </w:r>
          </w:p>
          <w:p w14:paraId="30000004">
            <w:r>
              <w:t xml:space="preserve">Tall cell line 4</w:t>
            </w:r>
          </w:p>
          <w:p w14:paraId="30000005">
            <w:r>
              <w:t xml:space="preserve">Tall cell line 5</w:t>
            </w:r>
          </w:p>
          <w:p w14:paraId="30000006">
            <w:r>
              <w:t xml:space="preserve">Tall cell line 6</w:t>
            </w:r>
          </w:p>
          <w:p w14:paraId="30000007">
            <w:r>
              <w:t xml:space="preserve">Tall cell line 7</w:t>
            </w:r>
          </w:p>
          <w:p w14:paraId="30000008">
            <w:r>
              <w:t xml:space="preserve">Tall cell line 8</w:t>
            </w:r>
          </w:p>
          <w:p w14:paraId="30000009">
            <w:r>
              <w:t xml:space="preserve">Tall cell line 9</w:t>
            </w:r>
          </w:p>
          <w:p w14:paraId="3000000A">
            <w:r>
              <w:t xml:space="preserve">Tall cell line 10</w:t>
            </w:r>
          </w:p>
          <w:p w14:paraId="3000000B">
            <w:r>
              <w:t xml:space="preserve">Tall cell line 11</w:t>
            </w:r>
          </w:p>
          <w:p w14:paraId="3000000C">
            <w:r>
              <w:t xml:space="preserve">Tall cell line 12</w:t>
            </w:r>
          </w:p>
          <w:p w14:paraId="3000000D">
            <w:r>
              <w:t xml:space="preserve">Tall cell line 13</w:t>
            </w:r>
          </w:p>
          <w:p w14:paraId="3000000E">
            <w:r>
              <w:t xml:space="preserve">Tall cell line 14</w:t>
            </w:r>
          </w:p>
          <w:p w14:paraId="3000000F">
            <w:r>
              <w:t xml:space="preserve">Tall cell line 15</w:t>
            </w:r>
          </w:p>
          <w:p w14:paraId="30000010">
            <w:r>
              <w:t xml:space="preserve">Tall cell line 16</w:t>
            </w:r>
          </w:p>
          <w:p w14:paraId="30000011">
            <w:r>
              <w:t xml:space="preserve">Tall cell line 17</w:t>
            </w:r>
          </w:p>
          <w:p w14:paraId="30000012">
            <w:r>
              <w:t xml:space="preserve">Tall cell line 18</w:t>
            </w:r>
          </w:p>
          <w:p w14:paraId="30000013">
            <w:r>
              <w:t xml:space="preserve">Tall cell line 19</w:t>
            </w:r>
          </w:p>
          <w:p w14:paraId="30000014">
            <w:r>
              <w:t xml:space="preserve">Tall cell line 20</w:t>
            </w:r>
          </w:p>
          <w:p w14:paraId="30000015">
            <w:r>
              <w:t xml:space="preserve">Tall cell line 21</w:t>
            </w:r>
          </w:p>
          <w:p w14:paraId="30000016">
            <w:r>
              <w:t xml:space="preserve">Tall cell line 22</w:t>
            </w:r>
          </w:p>
          <w:p w14:paraId="30000017">
            <w:r>
              <w:t xml:space="preserve">Tall cell line 23</w:t>
            </w:r>
          </w:p>
        </w:tc>
        <w:tc>
          <w:tcPr>
            <w:tcW w:w="2400" w:type="dxa"/>
          </w:tcPr>
          <w:p w14:paraId="30000A07">
            <w:r>
              <w:t xml:space="preserve">Short neighbour</w:t>
            </w:r>
          </w:p>
        </w:tc>
      </w:tr>
    </w:tbl>
    <w:p w14:paraId="00000004">
      <w:pPr>
        <w:sectPr>
          <w:headerReference w:type="default" r:id="rIdHeader2"/>
          <w:headerReference w:type="first" r:id="rIdHeader1"/>
          <w:footerReference w:type="default" r:id="rIdFooter1"/>
          <w:pgNumType w:fmt="lowerRoman" w:start="1"/>
          <w:titlePg/>
          <w:pgSz w:w="7200" w:h="5760"/>
          <w:pgMar w:top="720" w:right="720" w:bottom="720" w:left="720" w:header="300" w:footer="300" w:gutter="0"/>
        </w:sectPr>
      </w:pPr>
      <w:r>
        <w:t xml:space="preserve">End of the Roman section</w:t>
      </w:r>
    </w:p>
    <w:p w14:paraId="00000005">
      <w:r>
        <w:t xml:space="preserve">epsilon0 epsilon1 epsilon2 epsilon3 epsilon4 epsilon5 epsilon6 epsilon7 epsilon8 epsilon9 epsilon10 epsilon11 epsilon12 epsilon13 epsilon14 epsilon15 epsilon16 epsilon17 epsilon18 epsilon19 epsilon20 epsilon21 epsilon22 epsilon23 epsilon24 epsilon25 epsilon26 epsilon27 epsilon28 epsilon29 epsilon30 epsilon31 epsilon32 epsilon33 epsilon34 epsilon35 epsilon36 epsilon37 epsilon38 epsilon39 epsilon40 epsilon41 epsilon42 epsilon43 epsilon44 epsilon45 epsilon46 epsilon47 epsilon48 epsilon49 epsilon50 epsilon51 epsilon52 epsilon53 epsilon54 epsilon55 epsilon56 epsilon57 epsilon58 epsilon59 epsilon60 epsilon61 epsilon62 epsilon63 epsilon64 epsilon65 epsilon66 epsilon67 epsilon68 epsilon69 epsilon70 epsilon71 epsilon72 epsilon73 epsilon74 epsilon75 epsilon76 epsilon77 epsilon78 epsilon79 epsilon80 epsilon81 epsilon82 epsilon83 epsilon84 epsilon85 epsilon86 epsilon87 epsilon88 epsilon89</w:t>
      </w:r>
    </w:p>
    <w:p w14:paraId="00000006">
      <w:pPr>
        <w:sectPr>
          <w:type w:val="nextPage"/>
          <w:pgNumType w:start="1"/>
          <w:titlePg/>
          <w:pgSz w:w="7200" w:h="5760"/>
          <w:pgMar w:top="720" w:right="720" w:bottom="720" w:left="720" w:header="300" w:footer="300" w:gutter="0"/>
        </w:sectPr>
      </w:pPr>
      <w:r>
        <w:t xml:space="preserve">Restarted decimal section with a note</w:t>
      </w:r>
      <w:r>
        <w:rPr>
          <w:vertAlign w:val="superscript"/>
        </w:rPr>
        <w:footnoteReference w:id="3"/>
      </w:r>
    </w:p>
    <w:p w14:paraId="00000007">
      <w:r>
        <w:t xml:space="preserve">zeta0 zeta1 zeta2 zeta3 zeta4 zeta5 zeta6 zeta7 zeta8 zeta9 zeta10 zeta11 zeta12 zeta13 zeta14 zeta15 zeta16 zeta17 zeta18 zeta19 zeta20 zeta21 zeta22 zeta23 zeta24 zeta25 zeta26 zeta27 zeta28 zeta29</w:t>
      </w:r>
    </w:p>
    <w:p w14:paraId="00000008">
      <w:pPr>
        <w:sectPr>
          <w:type w:val="oddPage"/>
          <w:pgNumType w:fmt="upperLetter"/>
          <w:pgSz w:w="7200" w:h="5760"/>
          <w:pgMar w:top="720" w:right="720" w:bottom="720" w:left="720" w:header="300" w:footer="300" w:gutter="0"/>
        </w:sectPr>
      </w:pPr>
      <w:r>
        <w:t xml:space="preserve">Continued letters</w:t>
      </w:r>
    </w:p>
    <w:p w14:paraId="00000009">
      <w:r>
        <w:t xml:space="preserve">Kept </w:t>
      </w:r>
      <w:ins w:id="41" w:author="Ann" w:date="2026-01-02T00:00:00Z">
        <w:r>
          <w:t xml:space="preserve">inserted </w:t>
        </w:r>
      </w:ins>
      <w:del w:id="42" w:author="Bob" w:date="2026-01-03T00:00:00Z">
        <w:r>
          <w:delText xml:space="preserve">removed words </w:delText>
        </w:r>
      </w:del>
      <w:r>
        <w:t xml:space="preserve">tail</w:t>
      </w:r>
    </w:p>
    <w:p w14:paraId="0000000A">
      <w:r>
        <w:t xml:space="preserve">Closing words with an endnote</w:t>
      </w:r>
      <w:r>
        <w:rPr>
          <w:vertAlign w:val="superscript"/>
        </w:rPr>
        <w:endnoteReference w:id="1"/>
      </w:r>
    </w:p>
    <w:sectPr>
      <w:type w:val="nextPage"/>
      <w:pgNumType w:fmt="chineseCounting"/>
      <w:pgSz w:w="7200" w:h="5760"/>
      <w:pgMar w:top="720" w:right="720" w:bottom="720" w:left="720" w:header="300" w:footer="300" w:gutter="0"/>
    </w:sectPr>
  </w:body>
</w:document>
</file>

<file path=word/endnotes.xml><?xml version="1.0" encoding="utf-8"?>
<w:endnotes xmlns:w="http://schemas.openxmlformats.org/wordprocessingml/2006/main" xmlns:r="http://schemas.openxmlformats.org/officeDocument/2006/relationships" xmlns:w14="http://schemas.microsoft.com/office/word/2010/wordml">
  <w:endnote w:type="separator" w:id="-1">
    <w:p>
      <w:r>
        <w:separator/>
      </w:r>
    </w:p>
  </w:endnote>
  <w:endnote w:type="continuationSeparator" w:id="0">
    <w:p>
      <w:r>
        <w:continuationSeparator/>
      </w:r>
    </w:p>
  </w:endnote>
  <w:endnote w:id="1">
    <w:p w14:paraId="40000004">
      <w:r>
        <w:t xml:space="preserve">The endnote</w:t>
      </w:r>
    </w:p>
  </w:endnote>
</w:endnotes>
</file>

<file path=word/footer1.xml><?xml version="1.0" encoding="utf-8"?>
<w:ftr xmlns:w="http://schemas.openxmlformats.org/wordprocessingml/2006/main" xmlns:r="http://schemas.openxmlformats.org/officeDocument/2006/relationships" xmlns:w14="http://schemas.microsoft.com/office/word/2010/wordml">
  <w:p w14:paraId="20000003">
    <w:r>
      <w:t xml:space="preserve">Footer text</w:t>
    </w:r>
  </w:p>
</w:ftr>
</file>

<file path=word/footnotes.xml><?xml version="1.0" encoding="utf-8"?>
<w:footnotes xmlns:w="http://schemas.openxmlformats.org/wordprocessingml/2006/main" xmlns:r="http://schemas.openxmlformats.org/officeDocument/2006/relationships" xmlns:w14="http://schemas.microsoft.com/office/word/2010/wordml">
  <w:footnote w:type="separator" w:id="-1">
    <w:p>
      <w:r>
        <w:separator/>
      </w:r>
    </w:p>
  </w:footnote>
  <w:footnote w:type="continuationSeparator" w:id="0">
    <w:p>
      <w:r>
        <w:continuationSeparator/>
      </w:r>
    </w:p>
  </w:footnote>
  <w:footnote w:id="1">
    <w:p w14:paraId="40000001">
      <w:r>
        <w:t xml:space="preserve">First footnote</w:t>
      </w:r>
    </w:p>
  </w:footnote>
  <w:footnote w:id="2">
    <w:p w14:paraId="40000002">
      <w:r>
        <w:t xml:space="preserve">Footnote from a split row</w:t>
      </w:r>
    </w:p>
  </w:footnote>
  <w:footnote w:id="3">
    <w:p w14:paraId="40000003">
      <w:r>
        <w:t xml:space="preserve">Third footnote</w:t>
      </w:r>
    </w:p>
  </w:footnote>
  <w:footnote w:id="4">
    <w:p w14:paraId="40000005">
      <w:r>
        <w:t xml:space="preserve">Orphan footnote</w:t>
      </w:r>
    </w:p>
  </w:footnote>
</w:footnotes>
</file>

<file path=word/header1.xml><?xml version="1.0" encoding="utf-8"?>
<w:hdr xmlns:w="http://schemas.openxmlformats.org/wordprocessingml/2006/main" xmlns:r="http://schemas.openxmlformats.org/officeDocument/2006/relationships" xmlns:w14="http://schemas.microsoft.com/office/word/2010/wordml">
  <w:p w14:paraId="20000001">
    <w:r>
      <w:t xml:space="preserve">First page header</w:t>
    </w:r>
  </w:p>
</w:hdr>
</file>

<file path=word/header2.xml><?xml version="1.0" encoding="utf-8"?>
<w:hdr xmlns:w="http://schemas.openxmlformats.org/wordprocessingml/2006/main" xmlns:r="http://schemas.openxmlformats.org/officeDocument/2006/relationships" xmlns:w14="http://schemas.microsoft.com/office/word/2010/wordml">
  <w:p w14:paraId="20000002">
    <w:r>
      <w:t xml:space="preserve">Running header </w:t>
    </w:r>
    <w:fldSimple w:instr=" PAGE ">
      <w:r>
        <w:t>1</w:t>
      </w:r>
    </w:fldSimple>
  </w:p>
</w:hdr>
</file>

<file path=word/styles.xml><?xml version="1.0" encoding="utf-8"?>
<w:styles xmlns:w="http://schemas.openxmlformats.org/wordprocessingml/2006/main" xmlns:r="http://schemas.openxmlformats.org/officeDocument/2006/relationships" xmlns:w14="http://schemas.microsoft.com/office/word/2010/wordml">
  <w:docDefaults>
    <w:rPrDefault>
      <w:rPr>
        <w:rFonts w:ascii="Arial" w:hAnsi="Arial"/>
        <w:sz w:val="20"/>
      </w:rPr>
    </w:rPrDefault>
    <w:pPrDefault>
      <w:pPr>
        <w:spacing w:before="0" w:after="0" w:line="240" w:lineRule="auto"/>
      </w:pPr>
    </w:pPrDefault>
  </w:docDefaults>
  <w:style w:type="paragraph" w:default="1" w:styleId="Normal">
    <w:name w:val="Normal"/>
  </w:style>
  <w:style w:type="paragraph" w:styleId="Heading1">
    <w:name w:val="heading 1"/>
    <w:basedOn w:val="Normal"/>
    <w:pPr>
      <w:outlineLvl w:val="0"/>
    </w:pPr>
    <w:rPr>
      <w:b/>
    </w:rPr>
  </w:style>
</w:styles>
</file>

<file path=word/_rels/document.xml.rels><Relationships xmlns="http://schemas.openxmlformats.org/package/2006/relationships"><Relationship Id="rIdStyles" Type="http://schemas.openxmlformats.org/officeDocument/2006/relationships/styles" Target="styles.xml"/><Relationship Id="rIdHeader1" Type="http://schemas.openxmlformats.org/officeDocument/2006/relationships/header" Target="header1.xml"/><Relationship Id="rIdHeader2" Type="http://schemas.openxmlformats.org/officeDocument/2006/relationships/header" Target="header2.xml"/><Relationship Id="rIdFooter1" Type="http://schemas.openxmlformats.org/officeDocument/2006/relationships/footer" Target="footer1.xml"/><Relationship Id="rIdFootnotes" Type="http://schemas.openxmlformats.org/officeDocument/2006/relationships/footnotes" Target="footnotes.xml"/><Relationship Id="rIdEndnotes" Type="http://schemas.openxmlformats.org/officeDocument/2006/relationships/endnotes" Target="endnotes.xml"/></Relationships>
</file>