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c="http://schemas.openxmlformats.org/drawingml/2006/chart" xmlns:m="http://schemas.openxmlformats.org/officeDocument/2006/math" xmlns:bofx="urn:fidelity">
  <w:body>
    <w:p w14:paraId="00000001">
      <w:pPr>
        <w:pStyle w:val="Heading1"/>
      </w:pPr>
      <w:r>
        <w:t xml:space="preserve">Structured export</w:t>
      </w:r>
    </w:p>
    <w:p w14:paraId="00000002">
      <w:pPr>
        <w:outlineLvl w:val="1"/>
      </w:pPr>
      <w:r>
        <w:t xml:space="preserve">Direct outline</w:t>
      </w:r>
    </w:p>
    <w:p w14:paraId="00000003">
      <w:pPr>
        <w:pStyle w:val="Title"/>
      </w:pPr>
      <w:r>
        <w:t xml:space="preserve">Inherited from Heading1</w:t>
      </w:r>
    </w:p>
    <w:p w14:paraId="00000004">
      <w:pPr>
        <w:pStyle w:val="Heading2"/>
      </w:pPr>
      <w:r>
        <w:t xml:space="preserve">Built-in style fallback</w:t>
      </w:r>
    </w:p>
    <w:p w14:paraId="00000005">
      <w:pPr>
        <w:pStyle w:val="Heading3"/>
      </w:pPr>
      <w:r>
        <w:t xml:space="preserve">Explicit body level</w:t>
      </w:r>
    </w:p>
    <w:p w14:paraId="00000006">
      <w:pPr>
        <w:numPr>
          <w:ilvl w:val="0"/>
          <w:numId w:val="1"/>
        </w:numPr>
      </w:pPr>
      <w:r>
        <w:t xml:space="preserve">First</w:t>
      </w:r>
    </w:p>
    <w:p w14:paraId="00000007">
      <w:pPr>
        <w:numPr>
          <w:ilvl w:val="1"/>
          <w:numId w:val="1"/>
        </w:numPr>
      </w:pPr>
      <w:r>
        <w:t xml:space="preserve">Nested</w:t>
      </w:r>
    </w:p>
    <w:p w14:paraId="00000008">
      <w:pPr>
        <w:numPr>
          <w:ilvl w:val="2"/>
          <w:numId w:val="1"/>
        </w:numPr>
      </w:pPr>
      <w:r>
        <w:t xml:space="preserve">Bullet</w:t>
      </w:r>
    </w:p>
    <w:p w14:paraId="00000009">
      <w:pPr>
        <w:numPr>
          <w:ilvl w:val="0"/>
          <w:numId w:val="1"/>
        </w:numPr>
      </w:pPr>
      <w:r>
        <w:t xml:space="preserve">Second</w:t>
      </w:r>
    </w:p>
    <w:p w14:paraId="0000000A">
      <w:pPr>
        <w:numPr>
          <w:ilvl w:val="0"/>
          <w:numId w:val="2"/>
        </w:numPr>
      </w:pPr>
      <w:r>
        <w:t xml:space="preserve">Overridden start</w:t>
      </w:r>
    </w:p>
    <w:p w14:paraId="0000000B">
      <w:pPr>
        <w:pStyle w:val="Heading1"/>
        <w:numPr>
          <w:ilvl w:val="0"/>
          <w:numId w:val="3"/>
        </w:numPr>
      </w:pPr>
      <w:r>
        <w:t xml:space="preserve">Numbered heading</w:t>
      </w:r>
    </w:p>
    <w:p w14:paraId="0000000C">
      <w:pPr>
        <w:numPr>
          <w:ilvl w:val="0"/>
          <w:numId w:val="4"/>
        </w:numPr>
      </w:pPr>
      <w:r>
        <w:t xml:space="preserve">Unrendered format</w:t>
      </w:r>
    </w:p>
    <w:tbl>
      <w:tblPr>
        <w:tblW w:w="0" w:type="auto"/>
      </w:tblPr>
      <w:tblGrid>
        <w:gridCol w:w="2000"/>
        <w:gridCol w:w="2000"/>
        <w:gridCol w:w="2000"/>
      </w:tblGrid>
      <w:tr>
        <w:trPr>
          <w:tblHeader/>
        </w:trPr>
        <w:tc>
          <w:tcPr>
            <w:gridSpan w:val="2"/>
          </w:tcPr>
          <w:p w14:paraId="10000001">
            <w:r>
              <w:t xml:space="preserve">Wide header</w:t>
            </w:r>
          </w:p>
        </w:tc>
        <w:tc>
          <w:tcPr/>
          <w:p w14:paraId="10000002">
            <w:r>
              <w:t xml:space="preserve">Right header</w:t>
            </w:r>
          </w:p>
        </w:tc>
      </w:tr>
      <w:tr>
        <w:tc>
          <w:tcPr>
            <w:vMerge w:val="restart"/>
          </w:tcPr>
          <w:p w14:paraId="10000003">
            <w:r>
              <w:t xml:space="preserve">Merged</w:t>
            </w:r>
          </w:p>
        </w:tc>
        <w:tc>
          <w:tcPr/>
          <w:p w14:paraId="10000004">
            <w:r>
              <w:t xml:space="preserve">Middle</w:t>
            </w:r>
          </w:p>
        </w:tc>
        <w:tc>
          <w:tcPr/>
          <w:p w14:paraId="10000005">
            <w:r>
              <w:t xml:space="preserve">Nested:</w:t>
            </w:r>
          </w:p>
          <w:tbl>
            <w:tblGrid>
              <w:gridCol w:w="900"/>
            </w:tblGrid>
            <w:tr>
              <w:tc>
                <w:p w14:paraId="10000006">
                  <w:r>
                    <w:t>Inner</w:t>
                  </w:r>
                </w:p>
              </w:tc>
            </w:tr>
          </w:tbl>
          <w:p w14:paraId="10000007"/>
        </w:tc>
      </w:tr>
      <w:tr>
        <w:tc>
          <w:tcPr>
            <w:vMerge/>
          </w:tcPr>
          <w:p w14:paraId="10000008">
            <w:r>
              <w:t xml:space="preserve">Continuation text</w:t>
            </w:r>
          </w:p>
        </w:tc>
        <w:tc>
          <w:tcPr/>
          <w:p w14:paraId="10000009">
            <w:r>
              <w:t xml:space="preserve">Lower middle</w:t>
            </w:r>
          </w:p>
        </w:tc>
        <w:tc>
          <w:tcPr/>
          <w:p w14:paraId="1000000A">
            <w:r>
              <w:t xml:space="preserve">Lower right</w:t>
            </w:r>
          </w:p>
        </w:tc>
      </w:tr>
      <w:tr>
        <w:trPr>
          <w:gridBefore w:val="1"/>
        </w:trPr>
        <w:tc>
          <w:tcPr>
            <w:gridSpan w:val="2"/>
          </w:tcPr>
          <w:p w14:paraId="1000000B">
            <w:r>
              <w:t xml:space="preserve">After a skipped column</w:t>
            </w:r>
          </w:p>
        </w:tc>
      </w:tr>
    </w:tbl>
    <w:sdt>
      <w:sdtPr>
        <w:alias w:val="Clause"/>
        <w:tag w:val="clause"/>
        <w:id w:val="-501"/>
        <w:showingPlcHdr/>
      </w:sdtPr>
      <w:sdtContent>
        <w:p w14:paraId="0000000D">
          <w:r>
            <w:t xml:space="preserve">Inside a block control</w:t>
          </w:r>
        </w:p>
      </w:sdtContent>
    </w:sdt>
    <w:p w14:paraId="0000000E">
      <w:r>
        <w:t xml:space="preserve">Dear </w:t>
      </w:r>
      <w:sdt>
        <w:sdtPr>
          <w:alias w:val="Name"/>
          <w:tag w:val="name"/>
          <w:id w:val="11"/>
          <w:text/>
        </w:sdtPr>
        <w:sdtContent>
          <w:r>
            <w:t xml:space="preserve">Ada</w:t>
          </w:r>
        </w:sdtContent>
      </w:sdt>
      <w:r>
        <w:t xml:space="preserve"> and </w:t>
      </w:r>
      <w:sdt>
        <w:sdtPr>
          <w:alias w:val="Name"/>
          <w:tag w:val="name"/>
          <w:id w:val="12"/>
          <w:text/>
        </w:sdtPr>
        <w:sdtContent>
          <w:r>
            <w:t xml:space="preserve">Grace</w:t>
          </w:r>
        </w:sdtContent>
      </w:sdt>
    </w:p>
    <w:p w14:paraId="0000000F">
      <w:r>
        <w:t xml:space="preserve">Keep </w:t>
      </w:r>
      <w:ins w:id="21" w:author="Ann" w:date="2026-01-02T03:04:05Z">
        <w:r>
          <w:t xml:space="preserve">added </w:t>
        </w:r>
      </w:ins>
      <w:del w:id="22" w:author="Bob" w:date="2026-01-03T00:00:00Z">
        <w:r>
          <w:delText xml:space="preserve">removed </w:delText>
        </w:r>
      </w:del>
      <w:r>
        <w:t xml:space="preserve">end</w:t>
      </w:r>
    </w:p>
    <w:p w14:paraId="00000010">
      <w:r>
        <w:t xml:space="preserve">Logo: </w:t>
      </w:r>
      <w:r>
        <w:drawing>
          <wp:inline>
            <wp:extent cx="914400" cy="457200"/>
            <wp:docPr id="1" name="logo" descr="Company logo"/>
            <a:graphic>
              <a:graphicData uri="http://schemas.openxmlformats.org/drawingml/2006/picture">
                <pic:pic>
                  <pic:blipFill>
                    <a:blip r:embed="rIdImage"/>
                  </pic:blipFill>
                </pic:pic>
              </a:graphicData>
            </a:graphic>
          </wp:inline>
        </w:drawing>
      </w:r>
    </w:p>
    <w:p w14:paraId="00000011">
      <w:r>
        <w:t xml:space="preserve">Page </w:t>
      </w:r>
      <w:fldSimple w:instr=" PAGE ">
        <w:r>
          <w:t>4</w:t>
        </w:r>
      </w:fldSimple>
      <w:r>
        <w:t xml:space="preserve">, year </w:t>
      </w:r>
      <w:r>
        <w:fldChar w:fldCharType="begin"/>
      </w:r>
      <w:r>
        <w:instrText xml:space="preserve"> DATE \@ "yyyy" </w:instrText>
      </w:r>
      <w:r>
        <w:fldChar w:fldCharType="separate"/>
      </w:r>
      <w:r>
        <w:t>2026</w:t>
      </w:r>
      <w:r>
        <w:fldChar w:fldCharType="end"/>
      </w:r>
      <w:r>
        <w:t xml:space="preserve">, author </w:t>
      </w:r>
      <w:fldSimple w:instr=" AUTHOR "/>
    </w:p>
    <w:p w14:paraId="00000012">
      <w:commentRangeStart w:id="1"/>
      <w:r>
        <w:t xml:space="preserve">Commented words</w:t>
      </w:r>
      <w:commentRangeEnd w:id="1"/>
      <w:r>
        <w:commentReference w:id="1"/>
      </w:r>
      <w:r>
        <w:t xml:space="preserve"> with a note</w:t>
      </w:r>
      <w:r>
        <w:rPr>
          <w:vertAlign w:val="superscript"/>
        </w:rPr>
        <w:footnoteReference w:id="1"/>
      </w:r>
    </w:p>
    <w:p w14:paraId="00000013">
      <w:r>
        <w:t xml:space="preserve">See </w:t>
      </w:r>
      <w:hyperlink r:id="rIdLink" w:tooltip="Visit">
        <w:r>
          <w:rPr>
            <w:rStyle w:val="Hyperlink"/>
          </w:rPr>
          <w:t>a link</w:t>
        </w:r>
      </w:hyperlink>
    </w:p>
    <w:p w14:paraId="00000014">
      <w:r>
        <w:t xml:space="preserve">Atoms:</w:t>
      </w:r>
      <w:r>
        <w:rPr>
          <w:i/>
        </w:rPr>
        <w:tab/>
        <w:t>tabbed</w:t>
        <w:br/>
        <w:t xml:space="preserve">é 😀 ￼ </w:t>
      </w:r>
      <w:r>
        <w:t xml:space="preserve">done</w:t>
      </w:r>
    </w:p>
    <bofx:block bofx:value="opaque">
      <bofx:child>kept</bofx:child>
    </bofx:block>
    <w:p w14:paraId="00000015">
      <w:r>
        <w:t xml:space="preserve">Shape </w:t>
      </w:r>
      <w:r>
        <w:drawing>
          <wp:inline>
            <wp:extent cx="914400" cy="457200"/>
            <wp:docPr id="2" name="Arrow" descr="Process arrow"/>
            <a:graphic>
              <a:graphicData uri="http://schemas.microsoft.com/office/word/2010/wordprocessingShape">
                <wps:wsp>
                  <wps:spPr>
                    <a:prstGeom prst="rightArrow"/>
                  </wps:spPr>
                  <wps:bodyPr/>
                </wps:wsp>
              </a:graphicData>
            </a:graphic>
          </wp:inline>
        </w:drawing>
      </w:r>
      <w:r>
        <w:t xml:space="preserve">, equation </w:t>
      </w:r>
      <m:oMath>
        <m:r>
          <m:t>x=1</m:t>
        </m:r>
      </m:oMath>
      <w:r>
        <w:t xml:space="preserve">, unread chart </w:t>
      </w:r>
      <w:r>
        <w:drawing>
          <wp:inline>
            <wp:extent cx="914400" cy="457200"/>
            <wp:docPr id="3" name="Chart"/>
            <a:graphic>
              <a:graphicData uri="http://schemas.openxmlformats.org/drawingml/2006/chart">
                <c:chart r:id="rIdChart"/>
              </a:graphicData>
            </a:graphic>
          </wp:inline>
        </w:drawing>
      </w:r>
      <w:r>
        <w:t xml:space="preserve">end</w:t>
      </w:r>
    </w:p>
    <w:p w14:paraId="00000018">
      <w:r>
        <w:t xml:space="preserve">Moved </w:t>
      </w:r>
      <w:moveFrom w:id="71" w:author="Cy" w:date="2026-01-06T00:00:00Z">
        <w:r>
          <w:delText>from here</w:delText>
        </w:r>
      </w:moveFrom>
      <w:moveTo w:id="72" w:author="Cy" w:date="2026-01-06T00:00:00Z">
        <w:r>
          <w:t>to here</w:t>
        </w:r>
      </w:moveTo>
    </w:p>
    <w:p w14:paraId="00000019">
      <w:r>
        <w:t xml:space="preserve">Page</w:t>
      </w:r>
      <w:r>
        <w:br w:type="page"/>
      </w:r>
      <w:r>
        <w:t xml:space="preserve">break </w:t>
      </w:r>
      <w:r>
        <w:fldChar w:fldCharType="begin"/>
      </w:r>
      <w:r>
        <w:instrText xml:space="preserve"> REF _Ref1 \h </w:instrText>
      </w:r>
      <w:r>
        <w:fldChar w:fldCharType="separate"/>
      </w:r>
      <w:r>
        <w:rPr>
          <w:b/>
        </w:rPr>
        <w:t>Bold</w:t>
      </w:r>
      <w:r>
        <w:tab/>
        <w:t>result</w:t>
      </w:r>
      <w:r>
        <w:fldChar w:fldCharType="end"/>
      </w:r>
    </w:p>
    <w:p w14:paraId="00000016">
      <w:pPr>
        <w:sectPr>
          <w:headerReference w:type="default" r:id="rIdHeader1"/>
          <w:footerReference w:type="default" r:id="rIdFooter1"/>
          <w:type w:val="continuous"/>
        </w:sectPr>
      </w:pPr>
      <w:r>
        <w:t xml:space="preserve">End of section one</w:t>
      </w:r>
    </w:p>
    <w:p w14:paraId="00000017">
      <w:r>
        <w:t xml:space="preserve">Section two</w:t>
      </w:r>
    </w:p>
    <w:sectPr>
      <w:headerReference w:type="default" r:id="rIdHeader1"/>
      <w:headerReference w:type="first" r:id="rIdHeader2"/>
      <w:titlePg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c="http://schemas.openxmlformats.org/drawingml/2006/chart" xmlns:m="http://schemas.openxmlformats.org/officeDocument/2006/math" xmlns:bofx="urn:fidelity">
  <w:comment w:id="1" w:author="Ann" w:date="2026-01-04T00:00:00Z" w:initials="A">
    <w:p w14:paraId="30000001">
      <w:r>
        <w:t xml:space="preserve">Please review</w:t>
      </w:r>
    </w:p>
  </w:comment>
  <w:comment w:id="2" w:author="Bob" w:date="2026-01-05T00:00:00Z">
    <w:p w14:paraId="30000002">
      <w:r>
        <w:t xml:space="preserve">Unanchored remark</w:t>
      </w:r>
    </w:p>
  </w:comment>
</w:comments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c="http://schemas.openxmlformats.org/drawingml/2006/chart" xmlns:m="http://schemas.openxmlformats.org/officeDocument/2006/math" xmlns:bofx="urn:fidelity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 w14:paraId="20000005">
      <w:r>
        <w:t xml:space="preserve">Unreferenced endnote</w:t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c="http://schemas.openxmlformats.org/drawingml/2006/chart" xmlns:m="http://schemas.openxmlformats.org/officeDocument/2006/math" xmlns:bofx="urn:fidelity">
  <w:p w14:paraId="20000003">
    <w:r>
      <w:t xml:space="preserve">Footer text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c="http://schemas.openxmlformats.org/drawingml/2006/chart" xmlns:m="http://schemas.openxmlformats.org/officeDocument/2006/math" xmlns:bofx="urn:fidelity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 w14:paraId="20000004">
      <w:r>
        <w:t xml:space="preserve">Footnote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c="http://schemas.openxmlformats.org/drawingml/2006/chart" xmlns:m="http://schemas.openxmlformats.org/officeDocument/2006/math" xmlns:bofx="urn:fidelity">
  <w:p w14:paraId="20000001">
    <w:r>
      <w:t xml:space="preserve">Default header</w:t>
    </w:r>
  </w:p>
</w:hdr>
</file>

<file path=word/header2.xml><?xml version="1.0" encoding="utf-8"?>
<w:hd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c="http://schemas.openxmlformats.org/drawingml/2006/chart" xmlns:m="http://schemas.openxmlformats.org/officeDocument/2006/math" xmlns:bofx="urn:fidelity">
  <w:p w14:paraId="20000002">
    <w:r>
      <w:t xml:space="preserve">First page header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c="http://schemas.openxmlformats.org/drawingml/2006/chart" xmlns:m="http://schemas.openxmlformats.org/officeDocument/2006/math" xmlns:bofx="urn:fidelity">
  <w:abstractNum w:abstractNumId="0">
    <w:lvl w:ilvl="0">
      <w:start w:val="1"/>
      <w:numFmt w:val="decimal"/>
      <w:lvlText w:val="%1."/>
    </w:lvl>
    <w:lvl w:ilvl="1">
      <w:start w:val="1"/>
      <w:numFmt w:val="lowerLetter"/>
      <w:lvlText w:val="%2)"/>
    </w:lvl>
    <w:lvl w:ilvl="2">
      <w:start w:val="1"/>
      <w:numFmt w:val="bullet"/>
      <w:lvlText w:val="•"/>
    </w:lvl>
  </w:abstractNum>
  <w:abstractNum w:abstractNumId="1">
    <w:lvl w:ilvl="0">
      <w:start w:val="1"/>
      <w:numFmt w:val="upperRoman"/>
      <w:lvlText w:val="%1."/>
    </w:lvl>
  </w:abstractNum>
  <w:abstractNum w:abstractNumId="2">
    <w:lvl w:ilvl="0">
      <w:start w:val="1"/>
      <w:numFmt w:val="cardinalText"/>
      <w:lvlText w:val="%1"/>
    </w:lvl>
  </w:abstractNum>
  <w:num w:numId="1">
    <w:abstractNumId w:val="0"/>
  </w:num>
  <w:num w:numId="2">
    <w:abstractNumId w:val="0"/>
    <w:lvlOverride w:ilvl="0">
      <w:startOverride w:val="7"/>
    </w:lvlOverride>
  </w:num>
  <w:num w:numId="3">
    <w:abstractNumId w:val="1"/>
  </w:num>
  <w:num w:numId="4">
    <w:abstractNumId w:val="2"/>
  </w:num>
</w:numbering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c="http://schemas.openxmlformats.org/drawingml/2006/chart" xmlns:m="http://schemas.openxmlformats.org/officeDocument/2006/math" xmlns:bofx="urn:fidelity">
  <w:style w:type="paragraph" w:default="1" w:styleId="Normal">
    <w:name w:val="Normal"/>
  </w:style>
  <w:style w:type="paragraph" w:styleId="Heading1">
    <w:name w:val="Heading1"/>
    <w:pPr>
      <w:keepNext/>
      <w:outlineLvl w:val="0"/>
    </w:pPr>
    <w:rPr>
      <w:b/>
    </w:rPr>
  </w:style>
  <w:style w:type="paragraph" w:styleId="Heading2">
    <w:name w:val="Heading2"/>
  </w:style>
  <w:style w:type="paragraph" w:styleId="Heading3">
    <w:name w:val="Heading3"/>
    <w:pPr>
      <w:outlineLvl w:val="9"/>
    </w:pPr>
  </w:style>
  <w:style w:type="paragraph" w:styleId="Title">
    <w:name w:val="Title"/>
    <w:basedOn w:val="Heading1"/>
    <w:pPr>
      <w:jc w:val="center"/>
    </w:pPr>
  </w:style>
  <w:style w:type="character" w:styleId="Hyperlink">
    <w:name w:val="Hyperlink"/>
    <w:rPr>
      <w:u w:val="single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Header1" Type="http://schemas.openxmlformats.org/officeDocument/2006/relationships/header" Target="header1.xml"/><Relationship Id="rIdHeader2" Type="http://schemas.openxmlformats.org/officeDocument/2006/relationships/header" Target="header2.xml"/><Relationship Id="rIdFooter1" Type="http://schemas.openxmlformats.org/officeDocument/2006/relationships/footer" Target="footer1.xml"/><Relationship Id="rIdFootnotes" Type="http://schemas.openxmlformats.org/officeDocument/2006/relationships/footnotes" Target="footnotes.xml"/><Relationship Id="rIdEndnotes" Type="http://schemas.openxmlformats.org/officeDocument/2006/relationships/endnotes" Target="endnotes.xml"/><Relationship Id="rIdComments" Type="http://schemas.openxmlformats.org/officeDocument/2006/relationships/comments" Target="comments.xml"/><Relationship Id="rIdImage" Type="http://schemas.openxmlformats.org/officeDocument/2006/relationships/image" Target="media/logo.png"/><Relationship Id="rIdChart" Type="http://schemas.openxmlformats.org/officeDocument/2006/relationships/chart" Target="charts/chart1.xml"/><Relationship Id="rIdLink" Type="http://schemas.openxmlformats.org/officeDocument/2006/relationships/hyperlink" Target="https://example.com/docs" TargetMode="External"/></Relationships>
</file>