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s="http://schemas.microsoft.com/office/word/2010/wordprocessingShape" xmlns:bofx="urn:betteroffice-fixture-x" mc:Ignorable="w14 w15 bofx">
  <w:body>
    <w:p>
      <w:pPr>
        <w:pStyle w:val="Title"/>
      </w:pPr>
      <w:r>
        <w:t>WordprocessingML comprehensive</w:t>
      </w:r>
    </w:p>
    <w:p>
      <w:pPr>
        <w:jc w:val="center"/>
      </w:pPr>
      <w:r>
        <w:rPr>
          <w:i/>
        </w:rPr>
        <w:t>One document, every corpus criterion this generator can author.</w:t>
      </w:r>
    </w:p>
    <w:p>
      <w:pPr>
        <w:pStyle w:val="Heading2"/>
      </w:pPr>
      <w:r>
        <w:t>Contents</w:t>
      </w:r>
    </w:p>
    <w:p>
      <w:r>
        <w:fldChar w:fldCharType="begin"/>
      </w:r>
      <w:r>
        <w:instrText xml:space="preserve"> TOC \o "1-1" \h </w:instrText>
      </w:r>
      <w:r>
        <w:fldChar w:fldCharType="separate"/>
      </w:r>
      <w:hyperlink w:anchor="sec1">
        <w:r>
          <w:t>1. Character formatting</w:t>
        </w:r>
      </w:hyperlink>
      <w:r>
        <w:fldChar w:fldCharType="end"/>
      </w:r>
    </w:p>
    <w:p>
      <w:pPr>
        <w:pStyle w:val="Heading1"/>
      </w:pPr>
      <w:bookmarkStart w:id="1" w:name="sec1"/>
      <w:r>
        <w:t>1. Character formatting</w:t>
      </w:r>
      <w:bookmarkEnd w:id="1"/>
    </w:p>
    <w:p>
      <w:r>
        <w:rPr>
          <w:b/>
        </w:rPr>
        <w:t>Bold</w:t>
      </w:r>
      <w:r>
        <w:t xml:space="preserve">, </w:t>
      </w:r>
      <w:r>
        <w:rPr>
          <w:i/>
        </w:rPr>
        <w:t>italic</w:t>
      </w:r>
      <w:r>
        <w:t xml:space="preserve">, </w:t>
      </w:r>
      <w:r>
        <w:rPr>
          <w:u w:val="single"/>
        </w:rPr>
        <w:t>single underline</w:t>
      </w:r>
      <w:r>
        <w:t xml:space="preserve">, </w:t>
      </w:r>
      <w:r>
        <w:rPr>
          <w:u w:val="double"/>
        </w:rPr>
        <w:t>double</w:t>
      </w:r>
      <w:r>
        <w:t xml:space="preserve">, </w:t>
      </w:r>
      <w:r>
        <w:rPr>
          <w:u w:val="wave" w:color="FF0000"/>
        </w:rPr>
        <w:t>red wave</w:t>
      </w:r>
      <w:r>
        <w:t xml:space="preserve">, </w:t>
      </w:r>
      <w:r>
        <w:rPr>
          <w:strike/>
        </w:rPr>
        <w:t>strike</w:t>
      </w:r>
      <w:r>
        <w:t xml:space="preserve">, </w:t>
      </w:r>
      <w:r>
        <w:rPr>
          <w:dstrike/>
        </w:rPr>
        <w:t>double strike</w:t>
      </w:r>
      <w:r>
        <w:t>.</w:t>
      </w:r>
    </w:p>
    <w:p>
      <w:r>
        <w:rPr>
          <w:caps/>
        </w:rPr>
        <w:t>all caps</w:t>
      </w:r>
      <w:r>
        <w:t xml:space="preserve">, </w:t>
      </w:r>
      <w:r>
        <w:rPr>
          <w:smallCaps/>
        </w:rPr>
        <w:t>Small Caps</w:t>
      </w:r>
      <w:r>
        <w:t xml:space="preserve">, </w:t>
      </w:r>
      <w:r>
        <w:rPr>
          <w:vanish/>
        </w:rPr>
        <w:t>hidden text</w:t>
      </w:r>
      <w:r>
        <w:t xml:space="preserve">, </w:t>
      </w:r>
      <w:r>
        <w:rPr>
          <w:color w:val="C00000"/>
        </w:rPr>
        <w:t>dark red</w:t>
      </w:r>
      <w:r>
        <w:t xml:space="preserve">, </w:t>
      </w:r>
      <w:r>
        <w:rPr>
          <w:highlight w:val="yellow"/>
        </w:rPr>
        <w:t>highlighted</w:t>
      </w:r>
      <w:r>
        <w:t xml:space="preserve">, </w:t>
      </w:r>
      <w:r>
        <w:rPr>
          <w:shd w:val="clear" w:color="auto" w:fill="DEEAF6"/>
        </w:rPr>
        <w:t>shaded run</w:t>
      </w:r>
      <w:r>
        <w:t>.</w:t>
      </w:r>
    </w:p>
    <w:p>
      <w:r>
        <w:t xml:space="preserve">x</w:t>
      </w:r>
      <w:r>
        <w:rPr>
          <w:vertAlign w:val="superscript"/>
        </w:rPr>
        <w:t>2</w:t>
      </w:r>
      <w:r>
        <w:t xml:space="preserve"> and H</w:t>
      </w:r>
      <w:r>
        <w:rPr>
          <w:vertAlign w:val="subscript"/>
        </w:rPr>
        <w:t>2</w:t>
      </w:r>
      <w:r>
        <w:t xml:space="preserve">O; </w:t>
      </w:r>
      <w:r>
        <w:rPr>
          <w:spacing w:val="40"/>
        </w:rPr>
        <w:t>expanded spacing</w:t>
      </w:r>
      <w:r>
        <w:t xml:space="preserve">; </w:t>
      </w:r>
      <w:r>
        <w:rPr>
          <w:w w:val="150"/>
        </w:rPr>
        <w:t>stretched</w:t>
      </w:r>
      <w:r>
        <w:t xml:space="preserve">; </w:t>
      </w:r>
      <w:r>
        <w:rPr>
          <w:position w:val="6"/>
        </w:rPr>
        <w:t>raised</w:t>
      </w:r>
      <w:r>
        <w:t xml:space="preserve">; </w:t>
      </w:r>
      <w:r>
        <w:rPr>
          <w:kern w:val="28"/>
          <w:sz w:val="28"/>
        </w:rPr>
        <w:t>kerned</w:t>
      </w:r>
      <w:r>
        <w:t>.</w:t>
      </w:r>
    </w:p>
    <w:p>
      <w:r>
        <w:rPr>
          <w:rStyle w:val="Emphasis"/>
        </w:rPr>
        <w:t>Character style</w:t>
      </w:r>
      <w:r>
        <w:t xml:space="preserve">; monospace </w:t>
      </w:r>
      <w:r>
        <w:rPr>
          <w:rFonts w:ascii="Courier New" w:hAnsi="Courier New"/>
        </w:rPr>
        <w:t>Courier New</w:t>
      </w:r>
      <w:r>
        <w:t xml:space="preserve">; preserved   spaces; a line</w:t>
      </w:r>
      <w:r>
        <w:br/>
      </w:r>
      <w:r>
        <w:t xml:space="preserve">break; soft</w:t>
      </w:r>
      <w:r>
        <w:softHyphen/>
      </w:r>
      <w:r>
        <w:t xml:space="preserve">hyphen; non</w:t>
      </w:r>
      <w:r>
        <w:noBreakHyphen/>
      </w:r>
      <w:r>
        <w:t xml:space="preserve">breaking; symbol </w:t>
      </w:r>
      <w:r>
        <w:sym w:font="Wingdings" w:char="F0FC"/>
      </w:r>
      <w:r>
        <w:t>.</w:t>
      </w:r>
    </w:p>
    <w:p>
      <w:pPr>
        <w:pStyle w:val="Heading1"/>
      </w:pPr>
      <w:r>
        <w:t>2. Paragraph formatting</w:t>
      </w:r>
    </w:p>
    <w:p>
      <w:pPr>
        <w:jc w:val="center"/>
      </w:pPr>
      <w:r>
        <w:t>Centered paragraph.</w:t>
      </w:r>
    </w:p>
    <w:p>
      <w:pPr>
        <w:jc w:val="right"/>
      </w:pPr>
      <w:r>
        <w:t>Right-aligned paragraph.</w:t>
      </w:r>
    </w:p>
    <w:p>
      <w:pPr>
        <w:jc w:val="both"/>
      </w:pPr>
      <w:r>
        <w:t>Justified paragraph with enough words that justification has something visible to distribute across the measure of the line when it wraps onto the next line of the page.</w:t>
      </w:r>
    </w:p>
    <w:p>
      <w:pPr>
        <w:ind w:left="720" w:right="720" w:hanging="360"/>
      </w:pPr>
      <w:r>
        <w:t>Hanging indent paragraph: the first line starts left of the following lines, with symmetric left and right indents applied to the whole paragraph body.</w:t>
      </w:r>
    </w:p>
    <w:p>
      <w:pPr>
        <w:spacing w:before="240" w:after="240" w:line="480" w:lineRule="exact"/>
      </w:pPr>
      <w:r>
        <w:t>Exact 24pt line height with 12pt space before and after; a second sentence keeps two lines on the page so the rule is visible.</w:t>
      </w:r>
    </w:p>
    <w:p>
      <w:pPr>
        <w:pBdr>
          <w:top w:val="single" w:sz="8" w:space="4" w:color="4472C4"/>
          <w:left w:val="single" w:sz="8" w:space="4" w:color="4472C4"/>
          <w:bottom w:val="single" w:sz="8" w:space="4" w:color="4472C4"/>
          <w:right w:val="single" w:sz="8" w:space="4" w:color="4472C4"/>
        </w:pBdr>
        <w:shd w:val="clear" w:color="auto" w:fill="F2F6FC"/>
      </w:pPr>
      <w:r>
        <w:t>Boxed and shaded paragraph.</w:t>
      </w:r>
    </w:p>
    <w:p>
      <w:pPr>
        <w:tabs>
          <w:tab w:val="left" w:pos="2160" w:leader="dot"/>
          <w:tab w:val="right" w:pos="8640" w:leader="underscore"/>
        </w:tabs>
      </w:pPr>
      <w:r>
        <w:t>Start</w:t>
      </w:r>
      <w:r>
        <w:tab/>
      </w:r>
      <w:r>
        <w:t>dotted stop</w:t>
      </w:r>
      <w:r>
        <w:tab/>
      </w:r>
      <w:r>
        <w:t>right stop</w:t>
      </w:r>
    </w:p>
    <w:p>
      <w:pPr>
        <w:keepNext/>
        <w:keepLines/>
        <w:rPr>
          <w:b/>
          <w:sz w:val="24"/>
        </w:rPr>
      </w:pPr>
      <w:r>
        <w:t>Keep-with-next paragraph whose mark carries bold 12pt properties.</w:t>
      </w:r>
    </w:p>
    <w:p>
      <w:r>
        <w:t>Its companion paragraph, kept on the same page.</w:t>
      </w:r>
    </w:p>
    <w:p>
      <w:pPr>
        <w:pStyle w:val="Heading1"/>
      </w:pPr>
      <w:r>
        <w:t>3. Lists</w:t>
      </w:r>
    </w:p>
    <w:p>
      <w:pPr>
        <w:numPr>
          <w:ilvl w:val="0"/>
          <w:numId w:val="1"/>
        </w:numPr>
      </w:pPr>
      <w:r>
        <w:t>First numbered item</w:t>
      </w:r>
    </w:p>
    <w:p>
      <w:pPr>
        <w:numPr>
          <w:ilvl w:val="1"/>
          <w:numId w:val="1"/>
        </w:numPr>
      </w:pPr>
      <w:r>
        <w:t>Nested item one.one</w:t>
      </w:r>
    </w:p>
    <w:p>
      <w:pPr>
        <w:numPr>
          <w:ilvl w:val="1"/>
          <w:numId w:val="1"/>
        </w:numPr>
      </w:pPr>
      <w:r>
        <w:t>Nested item one.two</w:t>
      </w:r>
    </w:p>
    <w:p>
      <w:pPr>
        <w:numPr>
          <w:ilvl w:val="0"/>
          <w:numId w:val="1"/>
        </w:numPr>
      </w:pPr>
      <w:r>
        <w:t>Second numbered item</w:t>
      </w:r>
    </w:p>
    <w:p>
      <w:pPr>
        <w:numPr>
          <w:ilvl w:val="0"/>
          <w:numId w:val="2"/>
        </w:numPr>
      </w:pPr>
      <w:r>
        <w:t>Bulleted item</w:t>
      </w:r>
    </w:p>
    <w:p>
      <w:pPr>
        <w:numPr>
          <w:ilvl w:val="0"/>
          <w:numId w:val="2"/>
        </w:numPr>
      </w:pPr>
      <w:r>
        <w:t>Another bullet</w:t>
      </w:r>
    </w:p>
    <w:p>
      <w:pPr>
        <w:numPr>
          <w:ilvl w:val="0"/>
          <w:numId w:val="3"/>
        </w:numPr>
      </w:pPr>
      <w:r>
        <w:t>Restarted list beginning at ten</w:t>
      </w:r>
    </w:p>
    <w:p>
      <w:pPr>
        <w:pStyle w:val="Heading1"/>
      </w:pPr>
      <w:r>
        <w:t>4. Tables</w:t>
      </w:r>
    </w:p>
    <w:tbl>
      <w:tblPr>
        <w:tblStyle w:val="GridTable"/>
        <w:tblW w:w="0" w:type="auto"/>
        <w:tblLook w:val="04A0" w:firstRow="1" w:lastRow="0" w:firstColumn="1" w:lastColumn="0" w:noHBand="0" w:noVBand="1"/>
      </w:tblPr>
      <w:tblGrid>
        <w:gridCol w:w="3120"/>
        <w:gridCol w:w="3120"/>
        <w:gridCol w:w="3120"/>
      </w:tblGrid>
      <w:tr>
        <w:trPr>
          <w:tblHeader/>
        </w:trPr>
        <w:tc>
          <w:tcPr>
            <w:tcW w:w="3120" w:type="dxa"/>
          </w:tcPr>
          <w:p>
            <w:pPr>
              <w:spacing w:after="0"/>
            </w:pPr>
            <w:r>
              <w:t>Header A</w:t>
            </w:r>
          </w:p>
        </w:tc>
        <w:tc>
          <w:tcPr>
            <w:tcW w:w="3120" w:type="dxa"/>
          </w:tcPr>
          <w:p>
            <w:pPr>
              <w:spacing w:after="0"/>
            </w:pPr>
            <w:r>
              <w:t>Header B</w:t>
            </w:r>
          </w:p>
        </w:tc>
        <w:tc>
          <w:tcPr>
            <w:tcW w:w="3120" w:type="dxa"/>
          </w:tcPr>
          <w:p>
            <w:pPr>
              <w:spacing w:after="0"/>
            </w:pPr>
            <w:r>
              <w:t>Header C</w:t>
            </w:r>
          </w:p>
        </w:tc>
      </w:tr>
      <w:tr>
        <w:tc>
          <w:tcPr>
            <w:tcW w:w="6240" w:type="dxa"/>
            <w:gridSpan w:val="2"/>
            <w:shd w:val="clear" w:color="auto" w:fill="FBE4D5"/>
          </w:tcPr>
          <w:p>
            <w:pPr>
              <w:spacing w:after="0"/>
            </w:pPr>
            <w:r>
              <w:t>Spans two columns, shaded</w:t>
            </w:r>
          </w:p>
        </w:tc>
        <w:tc>
          <w:tcPr>
            <w:tcW w:w="3120" w:type="dxa"/>
            <w:vMerge w:val="restart"/>
            <w:vAlign w:val="center"/>
          </w:tcPr>
          <w:p>
            <w:pPr>
              <w:spacing w:after="0"/>
            </w:pPr>
            <w:r>
              <w:t>Merged down, centered</w:t>
            </w:r>
          </w:p>
        </w:tc>
      </w:tr>
      <w:tr>
        <w:tc>
          <w:tcPr>
            <w:tcW w:w="3120" w:type="dxa"/>
            <w:tcBorders>
              <w:bottom w:val="nil"/>
            </w:tcBorders>
          </w:tcPr>
          <w:p>
            <w:pPr>
              <w:spacing w:after="0"/>
            </w:pPr>
            <w:r>
              <w:t>Explicit nil border below</w:t>
            </w:r>
          </w:p>
        </w:tc>
        <w:tc>
          <w:tcPr>
            <w:tcW w:w="3120" w:type="dxa"/>
            <w:textDirection w:val="btLr"/>
          </w:tcPr>
          <w:p>
            <w:pPr>
              <w:spacing w:after="0"/>
            </w:pPr>
            <w:r>
              <w:t>Vertical text</w:t>
            </w:r>
          </w:p>
        </w:tc>
        <w:tc>
          <w:tcPr>
            <w:tcW w:w="3120" w:type="dxa"/>
            <w:vMerge/>
          </w:tcPr>
          <w:p>
            <w:pPr>
              <w:spacing w:after="0"/>
            </w:pPr>
          </w:p>
        </w:tc>
      </w:tr>
    </w:tbl>
    <w:p>
      <w:pPr>
        <w:spacing w:after="0"/>
      </w:pP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4680"/>
        <w:gridCol w:w="4680"/>
      </w:tblGrid>
      <w:tr>
        <w:tc>
          <w:tcPr>
            <w:tcW w:w="4680" w:type="dxa"/>
          </w:tcPr>
          <w:p>
            <w:pPr>
              <w:spacing w:after="0"/>
            </w:pPr>
            <w:r>
              <w:t>Outer cell with a nested table:</w:t>
            </w:r>
          </w:p>
          <w:tbl>
            <w:tblPr>
              <w:tblW w:w="0" w:type="auto"/>
              <w:tblBorders>
                <w:top w:val="dashed" w:sz="4" w:space="0" w:color="C00000"/>
                <w:left w:val="dashed" w:sz="4" w:space="0" w:color="C00000"/>
                <w:bottom w:val="dashed" w:sz="4" w:space="0" w:color="C00000"/>
                <w:right w:val="dashed" w:sz="4" w:space="0" w:color="C00000"/>
                <w:insideH w:val="dashed" w:sz="4" w:space="0" w:color="C00000"/>
                <w:insideV w:val="dashed" w:sz="4" w:space="0" w:color="C00000"/>
              </w:tblBorders>
            </w:tblPr>
            <w:tblGrid>
              <w:gridCol w:w="2160"/>
              <w:gridCol w:w="2160"/>
            </w:tblGrid>
            <w:tr>
              <w:tc>
                <w:tcPr>
                  <w:tcW w:w="2160" w:type="dxa"/>
                </w:tcPr>
                <w:p>
                  <w:pPr>
                    <w:spacing w:after="0"/>
                  </w:pPr>
                  <w:r>
                    <w:t>inner 1</w:t>
                  </w:r>
                </w:p>
              </w:tc>
              <w:tc>
                <w:tcPr>
                  <w:tcW w:w="2160" w:type="dxa"/>
                </w:tcPr>
                <w:p>
                  <w:pPr>
                    <w:spacing w:after="0"/>
                  </w:pPr>
                  <w:r>
                    <w:t>inner 2</w:t>
                  </w:r>
                </w:p>
              </w:tc>
            </w:tr>
          </w:tbl>
          <w:p>
            <w:pPr>
              <w:spacing w:after="0"/>
            </w:pPr>
          </w:p>
        </w:tc>
        <w:tc>
          <w:tcPr>
            <w:tcW w:w="4680" w:type="dxa"/>
            <w:tcMar>
              <w:top w:w="216" w:type="dxa"/>
              <w:left w:w="216" w:type="dxa"/>
              <w:bottom w:w="216" w:type="dxa"/>
              <w:right w:w="216" w:type="dxa"/>
            </w:tcMar>
          </w:tcPr>
          <w:p>
            <w:pPr>
              <w:spacing w:after="0"/>
            </w:pPr>
            <w:r>
              <w:t>Cell with wide custom margins.</w:t>
            </w:r>
          </w:p>
        </w:tc>
      </w:tr>
    </w:tbl>
    <w:p>
      <w:pPr>
        <w:spacing w:after="0"/>
      </w:pPr>
    </w:p>
    <w:p>
      <w:pPr>
        <w:sectPr>
          <w:headerReference w:type="even" r:id="rIdHeader3"/>
          <w:headerReference w:type="default" r:id="rIdHeader1"/>
          <w:headerReference w:type="first" r:id="rIdHeader2"/>
          <w:footerReference w:type="default" r:id="rIdFooter1"/>
          <w:pgSz w:w="12240" w:h="15840"/>
          <w:pgMar w:top="1440" w:right="1440" w:bottom="1440" w:left="1440" w:header="720" w:footer="720" w:gutter="0"/>
          <w:pgNumType w:start="1"/>
          <w:cols w:space="708"/>
          <w:titlePg/>
        </w:sectPr>
      </w:pPr>
    </w:p>
    <w:p>
      <w:pPr>
        <w:pStyle w:val="Heading1"/>
      </w:pPr>
      <w:r>
        <w:t>5. Sections and columns</w:t>
      </w:r>
    </w:p>
    <w:p>
      <w:r>
        <w:t>This section is landscape with two columns. The text fills the first column and then continues into the second column after an explicit column break, which is the deterministic way to prove column flow without depending on measurement.</w:t>
      </w:r>
    </w:p>
    <w:p>
      <w:r>
        <w:t>Still the first column.</w:t>
      </w:r>
      <w:r>
        <w:br w:type="column"/>
      </w:r>
      <w:r>
        <w:t>This text starts the second column.</w:t>
      </w:r>
    </w:p>
    <w:p>
      <w:pPr>
        <w:sectPr>
          <w:pgSz w:w="15840" w:h="12240" w:orient="landscape"/>
          <w:pgMar w:top="1440" w:right="1440" w:bottom="1440" w:left="1440" w:header="720" w:footer="720" w:gutter="0"/>
          <w:cols w:num="2" w:space="708"/>
        </w:sectPr>
      </w:pPr>
    </w:p>
    <w:p>
      <w:pPr>
        <w:pStyle w:val="Heading1"/>
      </w:pPr>
      <w:r>
        <w:t>6. Drawings and text boxes</w:t>
      </w:r>
    </w:p>
    <w:p>
      <w:r>
        <w:t xml:space="preserve">An inline image sits in this sentence </w:t>
      </w:r>
      <w:r>
        <w:drawing>
          <wp:inline distT="0" distB="0" distL="0" distR="0">
            <wp:extent cx="457200" cy="457200"/>
            <wp:effectExtent l="0" t="0" r="0" b="0"/>
            <wp:docPr id="1" name="Inline image" descr="A tiny inline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age1"/>
                    <a:stretch>
                      <a:fillRect/>
                    </a:stretch>
                  </pic:blipFill>
                  <pic:spPr>
                    <a:xfrm>
                      <a:off x="0" y="0"/>
                      <a:ext cx="457200" cy="457200"/>
                    </a:xfrm>
                    <a:prstGeom prst="rect">
                      <a:avLst/>
                    </a:prstGeom>
                  </pic:spPr>
                </pic:pic>
              </a:graphicData>
            </a:graphic>
          </wp:inline>
        </w:drawing>
      </w:r>
      <w:r>
        <w:t xml:space="preserve"> between two runs of text.</w:t>
      </w:r>
    </w:p>
    <w:p>
      <w:r>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914400" cy="914400"/>
            <wp:effectExtent l="0" t="0" r="0" b="0"/>
            <wp:wrapSquare wrapText="bothSides"/>
            <wp:docPr id="2" name="Anchored image" descr="A square anchored to the right mar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Image1"/>
                    <a:stretch>
                      <a:fillRect/>
                    </a:stretch>
                  </pic:blipFill>
                  <pic:spPr>
                    <a:xfrm>
                      <a:off x="0" y="0"/>
                      <a:ext cx="914400" cy="914400"/>
                    </a:xfrm>
                    <a:prstGeom prst="rect">
                      <a:avLst/>
                    </a:prstGeom>
                  </pic:spPr>
                </pic:pic>
              </a:graphicData>
            </a:graphic>
          </wp:anchor>
        </w:drawing>
      </w:r>
      <w:r>
        <w:t>This paragraph hosts an image anchored to the right margin with square wrapping, so its lines should shorten to flow around the picture while it stays pinned to the margin.</w:t>
      </w:r>
    </w:p>
    <w:p>
      <w:r>
        <w:drawing>
          <wp:anchor distT="0" distB="0" distL="114300" distR="114300" simplePos="0" relativeHeight="251658241" behindDoc="0" locked="0" layoutInCell="1" allowOverlap="1">
            <wp:simplePos x="0" y="0"/>
            <wp:positionH relativeFrom="margin">
              <wp:align>left</wp:align>
            </wp:positionH>
            <wp:positionV relativeFrom="paragraph">
              <wp:posOffset>0</wp:posOffset>
            </wp:positionV>
            <wp:extent cx="2286000" cy="685800"/>
            <wp:effectExtent l="0" t="0" r="0" b="0"/>
            <wp:wrapSquare wrapText="bothSides"/>
            <wp:docPr id="3" name="Text box"/>
            <wp:cNvGraphicFramePr/>
            <a:graphic xmlns:a="http://schemas.openxmlformats.org/drawingml/2006/main">
              <a:graphicData uri="http://schemas.microsoft.com/office/word/2010/wordprocessingShape">
                <wps:wsp xmlns:wps="http://schemas.microsoft.com/office/word/2010/wordprocessingShape">
                  <wps:cNvSpPr txBox="1"/>
                  <wps:spPr>
                    <a:xfrm>
                      <a:off x="0" y="0"/>
                      <a:ext cx="2286000" cy="685800"/>
                    </a:xfrm>
                    <a:prstGeom prst="rect">
                      <a:avLst/>
                    </a:prstGeom>
                    <a:solidFill>
                      <a:srgbClr val="FFF2CC"/>
                    </a:solidFill>
                    <a:ln w="9525">
                      <a:solidFill>
                        <a:srgbClr val="BF9000"/>
                      </a:solidFill>
                    </a:ln>
                  </wps:spPr>
                  <wps:txbx>
                    <w:txbxContent>
                      <w:p>
                        <w:pPr>
                          <w:spacing w:after="0"/>
                        </w:pPr>
                        <w:r>
                          <w:rPr>
                            <w:b/>
                          </w:rPr>
                          <w:t>Text box</w:t>
                        </w:r>
                      </w:p>
                      <w:p>
                        <w:pPr>
                          <w:spacing w:after="0"/>
                        </w:pPr>
                        <w:r>
                          <w:t>A wrapped-square shape with its own story.</w:t>
                        </w:r>
                      </w:p>
                    </w:txbxContent>
                  </wps:txbx>
                  <wps:bodyPr rot="0" vert="horz" wrap="square" lIns="91440" tIns="45720" rIns="91440" bIns="45720" anchor="t">
                    <a:noAutofit/>
                  </wps:bodyPr>
                </wps:wsp>
              </a:graphicData>
            </a:graphic>
          </wp:anchor>
        </w:drawing>
      </w:r>
      <w:r>
        <w:t>This paragraph hosts a yellow text box anchored to the left margin; body text wraps around it on the right. The box carries two paragraphs of its own story.</w:t>
      </w:r>
    </w:p>
    <w:p>
      <w:pPr>
        <w:pStyle w:val="Heading1"/>
      </w:pPr>
      <w:r>
        <w:t>7. Footnotes and endnotes</w:t>
      </w:r>
    </w:p>
    <w:p>
      <w:r>
        <w:t xml:space="preserve">A claim that needs a source</w:t>
      </w:r>
      <w:r>
        <w:rPr>
          <w:vertAlign w:val="superscript"/>
        </w:rPr>
        <w:footnoteReference w:id="1"/>
      </w:r>
      <w:r>
        <w:t xml:space="preserve"> and a remark deferred to the end</w:t>
      </w:r>
      <w:r>
        <w:rPr>
          <w:vertAlign w:val="superscript"/>
        </w:rPr>
        <w:endnoteReference w:id="1"/>
      </w:r>
      <w:r>
        <w:t>.</w:t>
      </w:r>
    </w:p>
    <w:p>
      <w:pPr>
        <w:pStyle w:val="Heading1"/>
      </w:pPr>
      <w:r>
        <w:t>8. Fields, links, and bookmarks</w:t>
      </w:r>
    </w:p>
    <w:p>
      <w:r>
        <w:t xml:space="preserve">External link: </w:t>
      </w:r>
      <w:hyperlink r:id="rIdLink" w:history="1">
        <w:r>
          <w:rPr>
            <w:color w:val="0563C1"/>
            <w:u w:val="single"/>
          </w:rPr>
          <w:t>betteroffice.dev</w:t>
        </w:r>
      </w:hyperlink>
      <w:r>
        <w:t xml:space="preserve">. Internal link: </w:t>
      </w:r>
      <w:hyperlink w:anchor="sec1">
        <w:r>
          <w:rPr>
            <w:color w:val="0563C1"/>
            <w:u w:val="single"/>
          </w:rPr>
          <w:t>back to section 1</w:t>
        </w:r>
      </w:hyperlink>
      <w:r>
        <w:t>.</w:t>
      </w:r>
    </w:p>
    <w:p>
      <w:r>
        <w:t xml:space="preserve">Simple field: page </w:t>
      </w:r>
      <w:fldSimple w:instr=" PAGE ">
        <w:r>
          <w:t>3</w:t>
        </w:r>
      </w:fldSimple>
      <w:r>
        <w:t xml:space="preserve">. Complex field: created in </w:t>
      </w:r>
      <w:r>
        <w:fldChar w:fldCharType="begin"/>
      </w:r>
      <w:r>
        <w:instrText xml:space="preserve"> DATE \@ "yyyy" </w:instrText>
      </w:r>
      <w:r>
        <w:fldChar w:fldCharType="separate"/>
      </w:r>
      <w:r>
        <w:t>2026</w:t>
      </w:r>
      <w:r>
        <w:fldChar w:fldCharType="end"/>
      </w:r>
      <w:r>
        <w:t>.</w:t>
      </w:r>
    </w:p>
    <w:p>
      <w:bookmarkStart w:id="10" w:name="spanning"/>
      <w:r>
        <w:t>A bookmark opens in this paragraph</w:t>
      </w:r>
    </w:p>
    <w:p>
      <w:r>
        <w:t>and closes in this one.</w:t>
      </w:r>
      <w:bookmarkEnd w:id="10"/>
    </w:p>
    <w:p>
      <w:pPr>
        <w:pStyle w:val="Heading1"/>
      </w:pPr>
      <w:r>
        <w:t>9. Tracked changes</w:t>
      </w:r>
    </w:p>
    <w:p>
      <w:r>
        <w:t xml:space="preserve">This sentence has </w:t>
      </w:r>
      <w:ins w:id="100" w:author="Reviewer A" w:date="2026-01-01T00:00:00Z">
        <w:r>
          <w:t xml:space="preserve">an inserted phrase </w:t>
        </w:r>
      </w:ins>
      <w:r>
        <w:t xml:space="preserve">and </w:t>
      </w:r>
      <w:del w:id="101" w:author="Reviewer A" w:date="2026-01-01T00:00:00Z">
        <w:r>
          <w:delText xml:space="preserve">a deleted one </w:delText>
        </w:r>
      </w:del>
      <w:r>
        <w:t xml:space="preserve">plus </w:t>
      </w:r>
      <w:r>
        <w:rPr>
          <w:b/>
          <w:rPrChange w:id="102" w:author="Reviewer B" w:date="2026-01-01T01:00:00Z">
            <w:rPr/>
          </w:rPrChange>
        </w:rPr>
        <w:t>a formatting change</w:t>
      </w:r>
      <w:r>
        <w:t>.</w:t>
      </w:r>
    </w:p>
    <w:p>
      <w:pPr>
        <w:pStyle w:val="Heading1"/>
      </w:pPr>
      <w:r>
        <w:t>10. Comments</w:t>
      </w:r>
    </w:p>
    <w:p>
      <w:r>
        <w:t xml:space="preserve">This paragraph contains </w:t>
      </w:r>
      <w:commentRangeStart w:id="0"/>
      <w:r>
        <w:t>a commented phrase</w:t>
      </w:r>
      <w:commentRangeEnd w:id="0"/>
      <w:r>
        <w:rPr>
          <w:rStyle w:val="CommentReference"/>
        </w:rPr>
        <w:commentReference w:id="0"/>
      </w:r>
      <w:r>
        <w:t xml:space="preserve"> and </w:t>
      </w:r>
      <w:commentRangeStart w:id="1"/>
      <w:r>
        <w:t>a second one</w:t>
      </w:r>
      <w:commentRangeEnd w:id="1"/>
      <w:r>
        <w:rPr>
          <w:rStyle w:val="CommentReference"/>
        </w:rPr>
        <w:commentReference w:id="1"/>
      </w:r>
      <w:r>
        <w:t>.</w:t>
      </w:r>
    </w:p>
    <w:p>
      <w:pPr>
        <w:pStyle w:val="Heading1"/>
      </w:pPr>
      <w:r>
        <w:t>11. Content controls</w:t>
      </w:r>
    </w:p>
    <w:sdt>
      <w:sdtPr>
        <w:alias w:val="Project name"/>
        <w:tag w:val="project-name"/>
        <w:id w:val="1001"/>
        <w:lock w:val="sdtContentLocked"/>
        <w:richText/>
      </w:sdtPr>
      <w:sdtContent>
        <w:p>
          <w:r>
            <w:t>A locked rich-text control.</w:t>
          </w:r>
        </w:p>
      </w:sdtContent>
    </w:sdt>
    <w:p>
      <w:r>
        <w:t xml:space="preserve">Inline control: </w:t>
      </w:r>
      <w:sdt>
        <w:sdtPr>
          <w:alias w:val="Status"/>
          <w:tag w:val="status"/>
          <w:id w:val="1002"/>
          <w:dropDownList>
            <w:listItem w:displayText="Draft" w:value="draft"/>
            <w:listItem w:displayText="Final" w:value="final"/>
          </w:dropDownList>
        </w:sdtPr>
        <w:sdtContent>
          <w:r>
            <w:t>Draft</w:t>
          </w:r>
        </w:sdtContent>
      </w:sdt>
      <w:r>
        <w:t>.</w:t>
      </w:r>
    </w:p>
    <w:p>
      <w:pPr>
        <w:pStyle w:val="Heading1"/>
      </w:pPr>
      <w:r>
        <w:t>12. Math</w:t>
      </w:r>
    </w:p>
    <w:p>
      <m:oMathPara>
        <m:oMath>
          <m:r>
            <m:t>x=</m:t>
          </m:r>
          <m:f>
            <m:num>
              <m:r>
                <m:t>1</m:t>
              </m:r>
            </m:num>
            <m:den>
              <m:r>
                <m:t>2</m:t>
              </m:r>
            </m:den>
          </m:f>
        </m:oMath>
      </m:oMathPara>
    </w:p>
    <w:p>
      <w:pPr>
        <w:pStyle w:val="Heading1"/>
      </w:pPr>
      <w:r>
        <w:t>13. Right-to-left and East Asian text</w:t>
      </w:r>
    </w:p>
    <w:p>
      <w:pPr>
        <w:bidi/>
      </w:pPr>
      <w:r>
        <w:rPr>
          <w:rtl/>
        </w:rPr>
        <w:t>مرحبا بالعالم</w:t>
      </w:r>
    </w:p>
    <w:p>
      <w:r>
        <w:rPr>
          <w:rFonts w:hint="eastAsia"/>
        </w:rPr>
        <w:t>日本語の文章です。禁則のテスト。</w:t>
      </w:r>
    </w:p>
    <w:p>
      <w:pPr>
        <w:pStyle w:val="Heading1"/>
      </w:pPr>
      <w:r>
        <w:t>14. Unknown markup</w:t>
      </w:r>
    </w:p>
    <w:p>
      <w:r>
        <w:t xml:space="preserve">This paragraph carries </w:t>
      </w:r>
      <bofx:marker bofx:kind="inline"/>
      <w:r>
        <w:t xml:space="preserve">a foreign inline element and a foreign attribute on the next paragraph.</w:t>
      </w:r>
    </w:p>
    <w:p bofx:origin="fixture">
      <w:r>
        <w:t>Paragraph with a foreign attribute.</w:t>
      </w:r>
    </w:p>
    <w:sectPr>
      <w:pgSz w:w="12240" w:h="15840"/>
      <w:pgMar w:top="1440" w:right="1440" w:bottom="1440" w:left="1440" w:header="720" w:footer="720" w:gutter="0"/>
      <w:cols w:space="708"/>
    </w:sectPr>
  </w:body>
</w:document>
</file>

<file path=word/comments.xml><?xml version="1.0" encoding="utf-8"?>
<w:comments xmlns:w="http://schemas.openxmlformats.org/wordprocessingml/2006/main">
  <w:comment w:id="0" w:author="Reviewer A" w:date="2026-01-01T00:00:00Z" w:initials="RA">
    <w:p>
      <w:r>
        <w:rPr>
          <w:rStyle w:val="CommentReference"/>
        </w:rPr>
        <w:annotationRef/>
      </w:r>
      <w:r>
        <w:t>Please check this phrase.</w:t>
      </w:r>
    </w:p>
  </w:comment>
  <w:comment w:id="1" w:author="Reviewer B" w:date="2026-01-01T01:00:00Z" w:initials="RB">
    <w:p>
      <w:r>
        <w:rPr>
          <w:rStyle w:val="CommentReference"/>
        </w:rPr>
        <w:annotationRef/>
      </w:r>
      <w:r>
        <w:t>Checked, looks right.</w:t>
      </w:r>
    </w:p>
  </w:comment>
</w:comments>
</file>

<file path=word/endnotes.xml><?xml version="1.0" encoding="utf-8"?>
<w:endnotes xmlns:w="http://schemas.openxmlformats.org/wordprocessingml/2006/main">
  <w:endnote w:type="separator" w:id="-1">
    <w:p>
      <w:pPr>
        <w:spacing w:after="0" w:line="240" w:lineRule="auto"/>
      </w:pPr>
      <w:r>
        <w:separator/>
      </w:r>
    </w:p>
  </w:endnote>
  <w:endnote w:type="continuationSeparator" w:id="0">
    <w:p>
      <w:pPr>
        <w:spacing w:after="0" w:line="240" w:lineRule="auto"/>
      </w:pPr>
      <w:r>
        <w:continuationSeparator/>
      </w:r>
    </w:p>
  </w:endnote>
  <w:endnote w:id="1">
    <w:p>
      <w:pPr>
        <w:spacing w:after="0"/>
      </w:pPr>
      <w:r>
        <w:rPr>
          <w:vertAlign w:val="superscript"/>
        </w:rPr>
        <w:endnoteRef/>
      </w:r>
      <w:r>
        <w:t xml:space="preserve"> An endnote.</w:t>
      </w:r>
    </w:p>
  </w:endnote>
</w:endnotes>
</file>

<file path=word/footer1.xml><?xml version="1.0" encoding="utf-8"?>
<w:ftr xmlns:w="http://schemas.openxmlformats.org/wordprocessingml/2006/main">
  <w:p>
    <w:pPr>
      <w:spacing w:after="0"/>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4</w:t>
    </w:r>
    <w:r>
      <w:fldChar w:fldCharType="end"/>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0"/>
      </w:pPr>
      <w:r>
        <w:rPr>
          <w:vertAlign w:val="superscript"/>
        </w:rPr>
        <w:footnoteRef/>
      </w:r>
      <w:r>
        <w:t xml:space="preserve"> A footnote with </w:t>
      </w:r>
      <w:r>
        <w:rPr>
          <w:b/>
        </w:rPr>
        <w:t>bold</w:t>
      </w:r>
      <w:r>
        <w:t xml:space="preserve"> text.</w:t>
      </w:r>
    </w:p>
  </w:footnote>
</w:footnotes>
</file>

<file path=word/header1.xml><?xml version="1.0" encoding="utf-8"?>
<w:hdr xmlns:w="http://schemas.openxmlformats.org/wordprocessingml/2006/main">
  <w:p>
    <w:pPr>
      <w:tabs>
        <w:tab w:val="right" w:pos="9360"/>
      </w:tabs>
      <w:spacing w:after="0"/>
    </w:pPr>
    <w:r>
      <w:t>WordprocessingML comprehensive — default header</w:t>
    </w:r>
    <w:r>
      <w:tab/>
    </w:r>
    <w:r>
      <w:fldChar w:fldCharType="begin"/>
    </w:r>
    <w:r>
      <w:instrText xml:space="preserve"> PAGE </w:instrText>
    </w:r>
    <w:r>
      <w:fldChar w:fldCharType="separate"/>
    </w:r>
    <w:r>
      <w:t>1</w:t>
    </w:r>
    <w:r>
      <w:fldChar w:fldCharType="end"/>
    </w:r>
  </w:p>
</w:hdr>
</file>

<file path=word/header2.xml><?xml version="1.0" encoding="utf-8"?>
<w:hdr xmlns:w="http://schemas.openxmlformats.org/wordprocessingml/2006/main">
  <w:p>
    <w:pPr>
      <w:spacing w:after="0"/>
      <w:jc w:val="center"/>
    </w:pPr>
    <w:r>
      <w:rPr>
        <w:i/>
      </w:rPr>
      <w:t>First-page header</w:t>
    </w:r>
  </w:p>
</w:hdr>
</file>

<file path=word/header3.xml><?xml version="1.0" encoding="utf-8"?>
<w:hdr xmlns:w="http://schemas.openxmlformats.org/wordprocessingml/2006/main">
  <w:p>
    <w:pPr>
      <w:spacing w:after="0"/>
    </w:pPr>
    <w:r>
      <w:t>Even-page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decimal"/>
      <w:lvlText w:val="%1.%2."/>
      <w:lvlJc w:val="left"/>
      <w:pPr>
        <w:ind w:left="1440" w:hanging="480"/>
      </w:pPr>
    </w:lvl>
  </w:abstractNum>
  <w:abstractNum w:abstractNumId="1">
    <w:multiLevelType w:val="singleLevel"/>
    <w:lvl w:ilvl="0">
      <w:start w:val="1"/>
      <w:numFmt w:val="bullet"/>
      <w:lvlText w:val="•"/>
      <w:lvlJc w:val="left"/>
      <w:pPr>
        <w:ind w:left="720" w:hanging="360"/>
      </w:pPr>
    </w:lvl>
  </w:abstractNum>
  <w:num w:numId="1">
    <w:abstractNumId w:val="0"/>
  </w:num>
  <w:num w:numId="2">
    <w:abstractNumId w:val="1"/>
  </w:num>
  <w:num w:numId="3">
    <w:abstractNumId w:val="0"/>
    <w:lvlOverride w:ilvl="0">
      <w:startOverride w:val="10"/>
    </w:lvlOverride>
  </w:num>
</w:numbering>
</file>

<file path=word/settings.xml><?xml version="1.0" encoding="utf-8"?>
<w:settings xmlns:w="http://schemas.openxmlformats.org/wordprocessingml/2006/main">
  <w:zoom w:percent="100"/>
  <w:defaultTabStop w:val="708"/>
  <w:evenAndOddHeaders/>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Yu Mincho" w:cs="Arial"/>
        <w:sz w:val="22"/>
        <w:szCs w:val="22"/>
        <w:lang w:val="en-US" w:eastAsia="ja-JP" w:bidi="ar-SA"/>
      </w:rPr>
    </w:rPrDefault>
    <w:pPrDefault>
      <w:pPr>
        <w:spacing w:after="160" w:line="259" w:lineRule="auto"/>
      </w:pPr>
    </w:pPrDefault>
  </w:docDefaults>
  <w:style w:type="paragraph" w:default="1" w:styleId="Normal">
    <w:name w:val="Normal"/>
    <w:qFormat/>
  </w:style>
  <w:style w:type="paragraph" w:styleId="Title">
    <w:name w:val="Title"/>
    <w:basedOn w:val="Normal"/>
    <w:next w:val="Normal"/>
    <w:qFormat/>
    <w:pPr>
      <w:spacing w:after="80"/>
      <w:jc w:val="center"/>
    </w:pPr>
    <w:rPr>
      <w:sz w:val="56"/>
      <w:szCs w:val="56"/>
    </w:rPr>
  </w:style>
  <w:style w:type="paragraph" w:styleId="Heading1">
    <w:name w:val="heading 1"/>
    <w:basedOn w:val="Normal"/>
    <w:next w:val="Normal"/>
    <w:qFormat/>
    <w:pPr>
      <w:keepNext/>
      <w:keepLines/>
      <w:spacing w:before="240" w:after="80"/>
      <w:outlineLvl w:val="0"/>
    </w:pPr>
    <w:rPr>
      <w:b/>
      <w:color w:val="2F5496"/>
      <w:sz w:val="32"/>
      <w:szCs w:val="32"/>
    </w:rPr>
  </w:style>
  <w:style w:type="paragraph" w:styleId="Heading2">
    <w:name w:val="heading 2"/>
    <w:basedOn w:val="Normal"/>
    <w:next w:val="Normal"/>
    <w:qFormat/>
    <w:pPr>
      <w:keepNext/>
      <w:keepLines/>
      <w:spacing w:before="160" w:after="80"/>
      <w:outlineLvl w:val="1"/>
    </w:pPr>
    <w:rPr>
      <w:b/>
      <w:color w:val="2F5496"/>
      <w:sz w:val="26"/>
      <w:szCs w:val="26"/>
    </w:rPr>
  </w:style>
  <w:style w:type="character" w:styleId="Emphasis">
    <w:name w:val="Emphasis"/>
    <w:qFormat/>
    <w:rPr>
      <w:i/>
      <w:iCs/>
    </w:rPr>
  </w:style>
  <w:style w:type="character" w:styleId="CommentReference">
    <w:name w:val="annotation reference"/>
    <w:rPr>
      <w:sz w:val="16"/>
      <w:szCs w:val="16"/>
    </w:rPr>
  </w:style>
  <w:style w:type="table" w:styleId="GridTable">
    <w:name w:val="Grid Table"/>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rPr>
      <w:tcPr>
        <w:shd w:val="clear" w:color="auto" w:fill="D9E2F3"/>
      </w:tcPr>
    </w:tblStyle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notes" Type="http://schemas.openxmlformats.org/officeDocument/2006/relationships/footnotes" Target="footnotes.xml"/><Relationship Id="rIdEndnotes" Type="http://schemas.openxmlformats.org/officeDocument/2006/relationships/endnotes" Target="endnotes.xml"/><Relationship Id="rIdComments" Type="http://schemas.openxmlformats.org/officeDocument/2006/relationships/comments" Target="comments.xml"/><Relationship Id="rIdHeader1" Type="http://schemas.openxmlformats.org/officeDocument/2006/relationships/header" Target="header1.xml"/><Relationship Id="rIdHeader2" Type="http://schemas.openxmlformats.org/officeDocument/2006/relationships/header" Target="header2.xml"/><Relationship Id="rIdHeader3" Type="http://schemas.openxmlformats.org/officeDocument/2006/relationships/header" Target="header3.xml"/><Relationship Id="rIdFooter1" Type="http://schemas.openxmlformats.org/officeDocument/2006/relationships/footer" Target="footer1.xml"/><Relationship Id="rIdImage1" Type="http://schemas.openxmlformats.org/officeDocument/2006/relationships/image" Target="media/image1.png"/><Relationship Id="rIdLink" Type="http://schemas.openxmlformats.org/officeDocument/2006/relationships/hyperlink" Target="https://betteroffice.dev/"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WordprocessingML comprehensive</dc:title>
  <dc:creator>corpus fixture generator</dc:creator>
  <dcterms:created xsi:type="dcterms:W3CDTF">2026-01-01T00:00:00Z</dcterms:created>
  <dcterms:modified xsi:type="dcterms:W3CDTF">2026-01-01T00:00:00Z</dcterms:modified>
</cp:coreProperties>
</file>